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PROCUREMENT AGREEMENT | REVIEW COPY</w:t>
      </w:r>
    </w:p>
    <w:p>
      <w:r>
        <w:t>Customer: Acme Corp</w:t>
      </w:r>
      <w:ins w:id="0" w:author="Document Reviewer" w:date="2026-10-19T14:22:19Z">
        <w:r>
          <w:t>oration</w:t>
        </w:r>
      </w:ins>
    </w:p>
    <w:p>
      <w:r>
        <w:t xml:space="preserve">Project: Northwind </w:t>
      </w:r>
      <w:del w:id="1" w:author="Document Reviewer" w:date="2026-10-19T14:22:19Z">
        <w:r>
          <w:delText>reg</w:delText>
        </w:r>
      </w:del>
      <w:ins w:id="2" w:author="Document Reviewer" w:date="2026-10-19T14:22:19Z">
        <w:r>
          <w:t>nat</w:t>
        </w:r>
      </w:ins>
      <w:r>
        <w:t>ional rollout</w:t>
      </w:r>
      <w:ins w:id="3" w:author="Document Reviewer" w:date="2026-10-19T14:22:19Z">
        <w:r>
          <w:t xml:space="preserve"> with onsite training</w:t>
        </w:r>
      </w:ins>
    </w:p>
    <w:p>
      <w:r>
        <w:t>Agreement ID: NW-2026-042</w:t>
      </w:r>
    </w:p>
    <w:p>
      <w:r>
        <w:t xml:space="preserve">Scope: Deploy </w:t>
      </w:r>
      <w:del w:id="4" w:author="Document Reviewer" w:date="2026-10-19T14:22:19Z">
        <w:r>
          <w:delText>1</w:delText>
        </w:r>
      </w:del>
      <w:r>
        <w:t>2</w:t>
      </w:r>
      <w:ins w:id="5" w:author="Document Reviewer" w:date="2026-10-19T14:22:19Z">
        <w:r>
          <w:t>4</w:t>
        </w:r>
      </w:ins>
      <w:r>
        <w:t xml:space="preserve"> workstations a</w:t>
      </w:r>
      <w:del w:id="6" w:author="Document Reviewer" w:date="2026-10-19T14:22:19Z">
        <w:r>
          <w:delText>t</w:delText>
        </w:r>
      </w:del>
      <w:ins w:id="7" w:author="Document Reviewer" w:date="2026-10-19T14:22:19Z">
        <w:r>
          <w:t>cross</w:t>
        </w:r>
      </w:ins>
      <w:r>
        <w:t xml:space="preserve"> th</w:t>
      </w:r>
      <w:ins w:id="8" w:author="Document Reviewer" w:date="2026-10-19T14:22:19Z">
        <w:r>
          <w:t>re</w:t>
        </w:r>
      </w:ins>
      <w:r>
        <w:t xml:space="preserve">e </w:t>
      </w:r>
      <w:del w:id="9" w:author="Document Reviewer" w:date="2026-10-19T14:22:19Z">
        <w:r>
          <w:delText>m</w:delText>
        </w:r>
      </w:del>
      <w:ins w:id="10" w:author="Document Reviewer" w:date="2026-10-19T14:22:19Z">
        <w:r>
          <w:t>region</w:t>
        </w:r>
      </w:ins>
      <w:r>
        <w:t>a</w:t>
      </w:r>
      <w:del w:id="11" w:author="Document Reviewer" w:date="2026-10-19T14:22:19Z">
        <w:r>
          <w:delText>in</w:delText>
        </w:r>
      </w:del>
      <w:ins w:id="12" w:author="Document Reviewer" w:date="2026-10-19T14:22:19Z">
        <w:r>
          <w:t>l</w:t>
        </w:r>
      </w:ins>
      <w:r>
        <w:t xml:space="preserve"> office</w:t>
      </w:r>
      <w:ins w:id="13" w:author="Document Reviewer" w:date="2026-10-19T14:22:19Z">
        <w:r>
          <w:t>s</w:t>
        </w:r>
      </w:ins>
      <w:r>
        <w:t>.</w:t>
      </w:r>
    </w:p>
    <w:p>
      <w:r>
        <w:t>Contract price: USD 1</w:t>
      </w:r>
      <w:del w:id="14" w:author="Document Reviewer" w:date="2026-10-19T14:22:19Z">
        <w:r>
          <w:delText>0</w:delText>
        </w:r>
      </w:del>
      <w:ins w:id="15" w:author="Document Reviewer" w:date="2026-10-19T14:22:19Z">
        <w:r>
          <w:t>2</w:t>
        </w:r>
      </w:ins>
      <w:r>
        <w:t>,</w:t>
      </w:r>
      <w:del w:id="16" w:author="Document Reviewer" w:date="2026-10-19T14:22:19Z">
        <w:r>
          <w:delText>0</w:delText>
        </w:r>
      </w:del>
      <w:ins w:id="17" w:author="Document Reviewer" w:date="2026-10-19T14:22:19Z">
        <w:r>
          <w:t>5</w:t>
        </w:r>
      </w:ins>
      <w:r>
        <w:t>00, pa</w:t>
      </w:r>
      <w:del w:id="18" w:author="Document Reviewer" w:date="2026-10-19T14:22:19Z">
        <w:r>
          <w:delText>y</w:delText>
        </w:r>
      </w:del>
      <w:ins w:id="19" w:author="Document Reviewer" w:date="2026-10-19T14:22:19Z">
        <w:r>
          <w:t>id in two inst</w:t>
        </w:r>
      </w:ins>
      <w:r>
        <w:t>a</w:t>
      </w:r>
      <w:del w:id="20" w:author="Document Reviewer" w:date="2026-10-19T14:22:19Z">
        <w:r>
          <w:delText>b</w:delText>
        </w:r>
      </w:del>
      <w:r>
        <w:t>l</w:t>
      </w:r>
      <w:ins w:id="21" w:author="Document Reviewer" w:date="2026-10-19T14:22:19Z">
        <w:r>
          <w:t>lm</w:t>
        </w:r>
      </w:ins>
      <w:r>
        <w:t>e</w:t>
      </w:r>
      <w:ins w:id="22" w:author="Document Reviewer" w:date="2026-10-19T14:22:19Z">
        <w:r>
          <w:t>nts</w:t>
        </w:r>
      </w:ins>
      <w:r>
        <w:t xml:space="preserve"> within </w:t>
      </w:r>
      <w:del w:id="23" w:author="Document Reviewer" w:date="2026-10-19T14:22:19Z">
        <w:r>
          <w:delText>30</w:delText>
        </w:r>
      </w:del>
      <w:ins w:id="24" w:author="Document Reviewer" w:date="2026-10-19T14:22:19Z">
        <w:r>
          <w:t>45</w:t>
        </w:r>
      </w:ins>
      <w:r>
        <w:t xml:space="preserve"> days.</w:t>
      </w:r>
    </w:p>
    <w:p>
      <w:r>
        <w:t xml:space="preserve">Delivery date: </w:t>
      </w:r>
      <w:del w:id="25" w:author="Document Reviewer" w:date="2026-10-19T14:22:19Z">
        <w:r>
          <w:delText>Nov</w:delText>
        </w:r>
      </w:del>
      <w:ins w:id="26" w:author="Document Reviewer" w:date="2026-10-19T14:22:19Z">
        <w:r>
          <w:t>Dec</w:t>
        </w:r>
      </w:ins>
      <w:r>
        <w:t>ember 1</w:t>
      </w:r>
      <w:del w:id="27" w:author="Document Reviewer" w:date="2026-10-19T14:22:19Z">
        <w:r>
          <w:delText>5</w:delText>
        </w:r>
      </w:del>
      <w:r>
        <w:t>, 2026.</w:t>
      </w:r>
    </w:p>
    <w:p>
      <w:r>
        <w:t xml:space="preserve">Implementation: </w:t>
      </w:r>
      <w:del w:id="28" w:author="Document Reviewer" w:date="2026-10-19T14:22:19Z">
        <w:r>
          <w:delText>Remo</w:delText>
        </w:r>
      </w:del>
      <w:ins w:id="29" w:author="Document Reviewer" w:date="2026-10-19T14:22:19Z">
        <w:r>
          <w:t>Onsi</w:t>
        </w:r>
      </w:ins>
      <w:r>
        <w:t xml:space="preserve">te onboarding for </w:t>
      </w:r>
      <w:del w:id="30" w:author="Document Reviewer" w:date="2026-10-19T14:22:19Z">
        <w:r>
          <w:delText>on</w:delText>
        </w:r>
      </w:del>
      <w:ins w:id="31" w:author="Document Reviewer" w:date="2026-10-19T14:22:19Z">
        <w:r>
          <w:t>thre</w:t>
        </w:r>
      </w:ins>
      <w:r>
        <w:t>e business day</w:t>
      </w:r>
      <w:ins w:id="32" w:author="Document Reviewer" w:date="2026-10-19T14:22:19Z">
        <w:r>
          <w:t>s</w:t>
        </w:r>
      </w:ins>
      <w:r>
        <w:t>.</w:t>
      </w:r>
    </w:p>
    <w:p>
      <w:r>
        <w:t xml:space="preserve">Support: </w:t>
      </w:r>
      <w:del w:id="33" w:author="Document Reviewer" w:date="2026-10-19T14:22:19Z">
        <w:r>
          <w:delText>3</w:delText>
        </w:r>
      </w:del>
      <w:ins w:id="34" w:author="Document Reviewer" w:date="2026-10-19T14:22:19Z">
        <w:r>
          <w:t>6</w:t>
        </w:r>
      </w:ins>
      <w:r>
        <w:t xml:space="preserve"> months of email </w:t>
      </w:r>
      <w:ins w:id="35" w:author="Document Reviewer" w:date="2026-10-19T14:22:19Z">
        <w:r>
          <w:t xml:space="preserve">and phone </w:t>
        </w:r>
      </w:ins>
      <w:r>
        <w:t>support</w:t>
      </w:r>
      <w:ins w:id="36" w:author="Document Reviewer" w:date="2026-10-19T14:22:19Z">
        <w:r>
          <w:t>,</w:t>
        </w:r>
      </w:ins>
      <w:r>
        <w:t xml:space="preserve"> </w:t>
      </w:r>
      <w:ins w:id="37" w:author="Document Reviewer" w:date="2026-10-19T14:22:19Z">
        <w:r>
          <w:t>inclu</w:t>
        </w:r>
      </w:ins>
      <w:r>
        <w:t>d</w:t>
      </w:r>
      <w:del w:id="38" w:author="Document Reviewer" w:date="2026-10-19T14:22:19Z">
        <w:r>
          <w:delText>ur</w:delText>
        </w:r>
      </w:del>
      <w:r>
        <w:t xml:space="preserve">ing </w:t>
      </w:r>
      <w:del w:id="39" w:author="Document Reviewer" w:date="2026-10-19T14:22:19Z">
        <w:r>
          <w:delText>busi</w:delText>
        </w:r>
      </w:del>
      <w:ins w:id="40" w:author="Document Reviewer" w:date="2026-10-19T14:22:19Z">
        <w:r>
          <w:t>weeke</w:t>
        </w:r>
      </w:ins>
      <w:r>
        <w:t>n</w:t>
      </w:r>
      <w:del w:id="41" w:author="Document Reviewer" w:date="2026-10-19T14:22:19Z">
        <w:r>
          <w:delText>ess hour</w:delText>
        </w:r>
      </w:del>
      <w:ins w:id="42" w:author="Document Reviewer" w:date="2026-10-19T14:22:19Z">
        <w:r>
          <w:t>d</w:t>
        </w:r>
      </w:ins>
      <w:r>
        <w:t>s.</w:t>
      </w:r>
    </w:p>
    <w:p>
      <w:r>
        <w:t xml:space="preserve">Service level: Critical cases answered within </w:t>
      </w:r>
      <w:del w:id="43" w:author="Document Reviewer" w:date="2026-10-19T14:22:19Z">
        <w:r>
          <w:delText>48</w:delText>
        </w:r>
      </w:del>
      <w:ins w:id="44" w:author="Document Reviewer" w:date="2026-10-19T14:22:19Z">
        <w:r>
          <w:t>12</w:t>
        </w:r>
      </w:ins>
      <w:r>
        <w:t xml:space="preserve"> hours.</w:t>
      </w:r>
    </w:p>
    <w:p>
      <w:r>
        <w:t xml:space="preserve">Primary contact: </w:t>
      </w:r>
      <w:ins w:id="45" w:author="Document Reviewer" w:date="2026-10-19T14:22:19Z">
        <w:r>
          <w:t>contr</w:t>
        </w:r>
      </w:ins>
      <w:r>
        <w:t>a</w:t>
      </w:r>
      <w:del w:id="46" w:author="Document Reviewer" w:date="2026-10-19T14:22:19Z">
        <w:r>
          <w:delText>li</w:delText>
        </w:r>
      </w:del>
      <w:r>
        <w:t>c</w:t>
      </w:r>
      <w:del w:id="47" w:author="Document Reviewer" w:date="2026-10-19T14:22:19Z">
        <w:r>
          <w:delText>e</w:delText>
        </w:r>
      </w:del>
      <w:ins w:id="48" w:author="Document Reviewer" w:date="2026-10-19T14:22:19Z">
        <w:r>
          <w:t>ts</w:t>
        </w:r>
      </w:ins>
      <w:r>
        <w:t>@acme.test</w:t>
      </w:r>
    </w:p>
    <w:p>
      <w:r>
        <w:t xml:space="preserve">Data handling: Files </w:t>
      </w:r>
      <w:del w:id="49" w:author="Document Reviewer" w:date="2026-10-19T14:22:19Z">
        <w:r>
          <w:delText>s</w:delText>
        </w:r>
      </w:del>
      <w:ins w:id="50" w:author="Document Reviewer" w:date="2026-10-19T14:22:19Z">
        <w:r>
          <w:t>dele</w:t>
        </w:r>
      </w:ins>
      <w:r>
        <w:t>t</w:t>
      </w:r>
      <w:del w:id="51" w:author="Document Reviewer" w:date="2026-10-19T14:22:19Z">
        <w:r>
          <w:delText>or</w:delText>
        </w:r>
      </w:del>
      <w:r>
        <w:t xml:space="preserve">ed </w:t>
      </w:r>
      <w:del w:id="52" w:author="Document Reviewer" w:date="2026-10-19T14:22:19Z">
        <w:r>
          <w:delText>for 9</w:delText>
        </w:r>
      </w:del>
      <w:ins w:id="53" w:author="Document Reviewer" w:date="2026-10-19T14:22:19Z">
        <w:r>
          <w:t>3</w:t>
        </w:r>
      </w:ins>
      <w:r>
        <w:t xml:space="preserve">0 days after </w:t>
      </w:r>
      <w:del w:id="54" w:author="Document Reviewer" w:date="2026-10-19T14:22:19Z">
        <w:r>
          <w:delText>d</w:delText>
        </w:r>
      </w:del>
      <w:ins w:id="55" w:author="Document Reviewer" w:date="2026-10-19T14:22:19Z">
        <w:r>
          <w:t>final acc</w:t>
        </w:r>
      </w:ins>
      <w:r>
        <w:t>e</w:t>
      </w:r>
      <w:del w:id="56" w:author="Document Reviewer" w:date="2026-10-19T14:22:19Z">
        <w:r>
          <w:delText>liv</w:delText>
        </w:r>
      </w:del>
      <w:ins w:id="57" w:author="Document Reviewer" w:date="2026-10-19T14:22:19Z">
        <w:r>
          <w:t>ptanc</w:t>
        </w:r>
      </w:ins>
      <w:r>
        <w:t>e</w:t>
      </w:r>
      <w:del w:id="58" w:author="Document Reviewer" w:date="2026-10-19T14:22:19Z">
        <w:r>
          <w:delText>ry</w:delText>
        </w:r>
      </w:del>
      <w:r>
        <w:t>.</w:t>
      </w:r>
    </w:p>
    <w:p>
      <w:r>
        <w:t>Warranty: Defective equipment rep</w:t>
      </w:r>
      <w:ins w:id="59" w:author="Document Reviewer" w:date="2026-10-19T14:22:19Z">
        <w:r>
          <w:t>l</w:t>
        </w:r>
      </w:ins>
      <w:r>
        <w:t>a</w:t>
      </w:r>
      <w:del w:id="60" w:author="Document Reviewer" w:date="2026-10-19T14:22:19Z">
        <w:r>
          <w:delText>ir</w:delText>
        </w:r>
      </w:del>
      <w:ins w:id="61" w:author="Document Reviewer" w:date="2026-10-19T14:22:19Z">
        <w:r>
          <w:t>c</w:t>
        </w:r>
      </w:ins>
      <w:r>
        <w:t xml:space="preserve">ed within </w:t>
      </w:r>
      <w:del w:id="62" w:author="Document Reviewer" w:date="2026-10-19T14:22:19Z">
        <w:r>
          <w:delText>20</w:delText>
        </w:r>
      </w:del>
      <w:ins w:id="63" w:author="Document Reviewer" w:date="2026-10-19T14:22:19Z">
        <w:r>
          <w:t>7</w:t>
        </w:r>
      </w:ins>
      <w:r>
        <w:t xml:space="preserve"> days.</w:t>
      </w:r>
    </w:p>
    <w:p>
      <w:r>
        <w:t>Late delivery: Supplier m</w:t>
      </w:r>
      <w:del w:id="64" w:author="Document Reviewer" w:date="2026-10-19T14:22:19Z">
        <w:r>
          <w:delText>a</w:delText>
        </w:r>
      </w:del>
      <w:ins w:id="65" w:author="Document Reviewer" w:date="2026-10-19T14:22:19Z">
        <w:r>
          <w:t>ust notif</w:t>
        </w:r>
      </w:ins>
      <w:r>
        <w:t xml:space="preserve">y </w:t>
      </w:r>
      <w:del w:id="66" w:author="Document Reviewer" w:date="2026-10-19T14:22:19Z">
        <w:r>
          <w:delText>delay deliv</w:delText>
        </w:r>
      </w:del>
      <w:ins w:id="67" w:author="Document Reviewer" w:date="2026-10-19T14:22:19Z">
        <w:r>
          <w:t>custom</w:t>
        </w:r>
      </w:ins>
      <w:r>
        <w:t>er</w:t>
      </w:r>
      <w:del w:id="68" w:author="Document Reviewer" w:date="2026-10-19T14:22:19Z">
        <w:r>
          <w:delText>y</w:delText>
        </w:r>
      </w:del>
      <w:r>
        <w:t xml:space="preserve"> </w:t>
      </w:r>
      <w:del w:id="69" w:author="Document Reviewer" w:date="2026-10-19T14:22:19Z">
        <w:r>
          <w:delText>by</w:delText>
        </w:r>
      </w:del>
      <w:ins w:id="70" w:author="Document Reviewer" w:date="2026-10-19T14:22:19Z">
        <w:r>
          <w:t>within</w:t>
        </w:r>
      </w:ins>
      <w:r>
        <w:t xml:space="preserve"> </w:t>
      </w:r>
      <w:del w:id="71" w:author="Document Reviewer" w:date="2026-10-19T14:22:19Z">
        <w:r>
          <w:delText>3</w:delText>
        </w:r>
      </w:del>
      <w:ins w:id="72" w:author="Document Reviewer" w:date="2026-10-19T14:22:19Z">
        <w:r>
          <w:t>1</w:t>
        </w:r>
      </w:ins>
      <w:r>
        <w:t xml:space="preserve"> business day</w:t>
      </w:r>
      <w:del w:id="73" w:author="Document Reviewer" w:date="2026-10-19T14:22:19Z">
        <w:r>
          <w:delText>s</w:delText>
        </w:r>
      </w:del>
      <w:r>
        <w:t>.</w:t>
      </w:r>
    </w:p>
    <w:p>
      <w:r>
        <w:t xml:space="preserve">Approval status: </w:t>
      </w:r>
      <w:del w:id="74" w:author="Document Reviewer" w:date="2026-10-19T14:22:19Z">
        <w:r>
          <w:delText>D</w:delText>
        </w:r>
      </w:del>
      <w:ins w:id="75" w:author="Document Reviewer" w:date="2026-10-19T14:22:19Z">
        <w:r>
          <w:t>App</w:t>
        </w:r>
      </w:ins>
      <w:r>
        <w:t>r</w:t>
      </w:r>
      <w:del w:id="76" w:author="Document Reviewer" w:date="2026-10-19T14:22:19Z">
        <w:r>
          <w:delText>aft,</w:delText>
        </w:r>
      </w:del>
      <w:ins w:id="77" w:author="Document Reviewer" w:date="2026-10-19T14:22:19Z">
        <w:r>
          <w:t>oved</w:t>
        </w:r>
      </w:ins>
      <w:r>
        <w:t xml:space="preserve"> </w:t>
      </w:r>
      <w:del w:id="78" w:author="Document Reviewer" w:date="2026-10-19T14:22:19Z">
        <w:r>
          <w:delText>p</w:delText>
        </w:r>
      </w:del>
      <w:ins w:id="79" w:author="Document Reviewer" w:date="2026-10-19T14:22:19Z">
        <w:r>
          <w:t>by l</w:t>
        </w:r>
      </w:ins>
      <w:r>
        <w:t>e</w:t>
      </w:r>
      <w:del w:id="80" w:author="Document Reviewer" w:date="2026-10-19T14:22:19Z">
        <w:r>
          <w:delText>ndin</w:delText>
        </w:r>
      </w:del>
      <w:r>
        <w:t>g</w:t>
      </w:r>
      <w:del w:id="81" w:author="Document Reviewer" w:date="2026-10-19T14:22:19Z">
        <w:r>
          <w:delText xml:space="preserve"> intern</w:delText>
        </w:r>
      </w:del>
      <w:r>
        <w:t xml:space="preserve">al </w:t>
      </w:r>
      <w:del w:id="82" w:author="Document Reviewer" w:date="2026-10-19T14:22:19Z">
        <w:r>
          <w:delText>r</w:delText>
        </w:r>
      </w:del>
      <w:ins w:id="83" w:author="Document Reviewer" w:date="2026-10-19T14:22:19Z">
        <w:r>
          <w:t>and financ</w:t>
        </w:r>
      </w:ins>
      <w:r>
        <w:t>e</w:t>
      </w:r>
      <w:del w:id="84" w:author="Document Reviewer" w:date="2026-10-19T14:22:19Z">
        <w:r>
          <w:delText>vi</w:delText>
        </w:r>
      </w:del>
      <w:ins w:id="85" w:author="Document Reviewer" w:date="2026-10-19T14:22:19Z">
        <w:r>
          <w:t xml:space="preserve"> t</w:t>
        </w:r>
      </w:ins>
      <w:r>
        <w:t>e</w:t>
      </w:r>
      <w:del w:id="86" w:author="Document Reviewer" w:date="2026-10-19T14:22:19Z">
        <w:r>
          <w:delText>w</w:delText>
        </w:r>
      </w:del>
      <w:ins w:id="87" w:author="Document Reviewer" w:date="2026-10-19T14:22:19Z">
        <w:r>
          <w:t>ams</w:t>
        </w:r>
      </w:ins>
      <w:r>
        <w:t>.</w:t>
      </w:r>
    </w:p>
    <w:p>
      <w:r>
        <w:t>Confidentiality: Both parties protect nonpublic information.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